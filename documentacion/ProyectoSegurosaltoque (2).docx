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E4E1F" w14:textId="4207172A" w:rsidR="000367B5" w:rsidRDefault="00C56EE9" w:rsidP="00C56EE9">
      <w:pPr>
        <w:ind w:left="-142"/>
        <w:jc w:val="center"/>
        <w:rPr>
          <w:b/>
          <w:bCs/>
          <w:sz w:val="32"/>
          <w:szCs w:val="32"/>
          <w:u w:val="single"/>
          <w:lang w:val="es-MX"/>
        </w:rPr>
      </w:pPr>
      <w:r w:rsidRPr="00C56EE9">
        <w:rPr>
          <w:b/>
          <w:bCs/>
          <w:sz w:val="32"/>
          <w:szCs w:val="32"/>
          <w:u w:val="single"/>
          <w:lang w:val="es-MX"/>
        </w:rPr>
        <w:t>Proyecto Seguros al toque</w:t>
      </w:r>
    </w:p>
    <w:p w14:paraId="068D5F8F" w14:textId="77777777" w:rsidR="00C56EE9" w:rsidRDefault="00C56EE9" w:rsidP="00C56EE9">
      <w:pPr>
        <w:jc w:val="center"/>
        <w:rPr>
          <w:b/>
          <w:bCs/>
          <w:sz w:val="32"/>
          <w:szCs w:val="32"/>
          <w:u w:val="single"/>
          <w:lang w:val="es-MX"/>
        </w:rPr>
      </w:pPr>
    </w:p>
    <w:p w14:paraId="6AD3EF0E" w14:textId="254BEE1A" w:rsidR="00C56EE9" w:rsidRDefault="00C56EE9" w:rsidP="00C56EE9">
      <w:pPr>
        <w:rPr>
          <w:sz w:val="24"/>
          <w:szCs w:val="24"/>
          <w:u w:val="single"/>
          <w:lang w:val="es-MX"/>
        </w:rPr>
      </w:pPr>
      <w:r w:rsidRPr="00C56EE9">
        <w:rPr>
          <w:sz w:val="24"/>
          <w:szCs w:val="24"/>
          <w:u w:val="single"/>
          <w:lang w:val="es-MX"/>
        </w:rPr>
        <w:t>Paginas compañías modelo</w:t>
      </w:r>
    </w:p>
    <w:p w14:paraId="51C4B244" w14:textId="77777777" w:rsidR="00C56EE9" w:rsidRDefault="00C56EE9" w:rsidP="00C56EE9">
      <w:pPr>
        <w:rPr>
          <w:sz w:val="24"/>
          <w:szCs w:val="24"/>
          <w:u w:val="single"/>
          <w:lang w:val="es-MX"/>
        </w:rPr>
      </w:pPr>
    </w:p>
    <w:p w14:paraId="0BAA42D2" w14:textId="77777777" w:rsidR="00C56EE9" w:rsidRPr="00C56EE9" w:rsidRDefault="00C56EE9" w:rsidP="00C56EE9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 w:rsidRPr="00C56EE9">
        <w:rPr>
          <w:sz w:val="24"/>
          <w:szCs w:val="24"/>
          <w:u w:val="single"/>
        </w:rPr>
        <w:t>segurosonline.com.ar</w:t>
      </w:r>
    </w:p>
    <w:p w14:paraId="1DD21AC1" w14:textId="77777777" w:rsidR="00C56EE9" w:rsidRPr="00C56EE9" w:rsidRDefault="00C56EE9" w:rsidP="00C56EE9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hyperlink r:id="rId5" w:history="1">
        <w:r w:rsidRPr="00C56EE9">
          <w:rPr>
            <w:rStyle w:val="Hipervnculo"/>
            <w:sz w:val="24"/>
            <w:szCs w:val="24"/>
          </w:rPr>
          <w:t>https://123seguro.com.ar/</w:t>
        </w:r>
      </w:hyperlink>
    </w:p>
    <w:p w14:paraId="205914E3" w14:textId="77777777" w:rsidR="00C56EE9" w:rsidRPr="00C56EE9" w:rsidRDefault="00C56EE9" w:rsidP="00C56EE9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 w:rsidRPr="00C56EE9">
        <w:rPr>
          <w:sz w:val="24"/>
          <w:szCs w:val="24"/>
          <w:u w:val="single"/>
        </w:rPr>
        <w:t>comparaencasa.com</w:t>
      </w:r>
    </w:p>
    <w:p w14:paraId="148319D7" w14:textId="13990061" w:rsidR="00C56EE9" w:rsidRDefault="00C56EE9" w:rsidP="00C56EE9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 w:rsidRPr="00C56EE9">
        <w:rPr>
          <w:sz w:val="24"/>
          <w:szCs w:val="24"/>
          <w:u w:val="single"/>
        </w:rPr>
        <w:t>segurarse.com.ar</w:t>
      </w:r>
      <w:r w:rsidR="006B3018">
        <w:rPr>
          <w:sz w:val="24"/>
          <w:szCs w:val="24"/>
          <w:u w:val="single"/>
        </w:rPr>
        <w:br/>
      </w:r>
      <w:r w:rsidR="006B3018">
        <w:rPr>
          <w:sz w:val="24"/>
          <w:szCs w:val="24"/>
          <w:u w:val="single"/>
        </w:rPr>
        <w:br/>
      </w:r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•    </w:t>
      </w:r>
      <w:proofErr w:type="spellStart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segurosonline</w:t>
      </w:r>
      <w:proofErr w:type="spellEnd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 xml:space="preserve"> </w:t>
      </w:r>
      <w:proofErr w:type="spellStart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com</w:t>
      </w:r>
      <w:proofErr w:type="spellEnd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 xml:space="preserve"> ar</w:t>
      </w:r>
      <w:r w:rsidR="006B3018">
        <w:rPr>
          <w:rFonts w:ascii="Poppins" w:hAnsi="Poppins" w:cs="Poppins"/>
          <w:color w:val="3C3C3C"/>
          <w:spacing w:val="-2"/>
          <w:sz w:val="21"/>
          <w:szCs w:val="21"/>
        </w:rPr>
        <w:br/>
      </w:r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 xml:space="preserve">•    https://123seguro </w:t>
      </w:r>
      <w:proofErr w:type="spellStart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com</w:t>
      </w:r>
      <w:proofErr w:type="spellEnd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 xml:space="preserve"> ar/</w:t>
      </w:r>
      <w:r w:rsidR="006B3018">
        <w:rPr>
          <w:rFonts w:ascii="Poppins" w:hAnsi="Poppins" w:cs="Poppins"/>
          <w:color w:val="3C3C3C"/>
          <w:spacing w:val="-2"/>
          <w:sz w:val="21"/>
          <w:szCs w:val="21"/>
        </w:rPr>
        <w:br/>
      </w:r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•    </w:t>
      </w:r>
      <w:proofErr w:type="spellStart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comparaencasa</w:t>
      </w:r>
      <w:proofErr w:type="spellEnd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 xml:space="preserve"> </w:t>
      </w:r>
      <w:proofErr w:type="spellStart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com</w:t>
      </w:r>
      <w:proofErr w:type="spellEnd"/>
      <w:r w:rsidR="006B3018">
        <w:rPr>
          <w:rFonts w:ascii="Poppins" w:hAnsi="Poppins" w:cs="Poppins"/>
          <w:color w:val="3C3C3C"/>
          <w:spacing w:val="-2"/>
          <w:sz w:val="21"/>
          <w:szCs w:val="21"/>
        </w:rPr>
        <w:br/>
      </w:r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•    </w:t>
      </w:r>
      <w:proofErr w:type="spellStart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segurarse</w:t>
      </w:r>
      <w:proofErr w:type="spellEnd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 xml:space="preserve"> </w:t>
      </w:r>
      <w:proofErr w:type="spellStart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>com</w:t>
      </w:r>
      <w:proofErr w:type="spellEnd"/>
      <w:r w:rsidR="006B3018">
        <w:rPr>
          <w:rFonts w:ascii="Poppins" w:hAnsi="Poppins" w:cs="Poppins"/>
          <w:color w:val="3C3C3C"/>
          <w:spacing w:val="-2"/>
          <w:sz w:val="21"/>
          <w:szCs w:val="21"/>
          <w:shd w:val="clear" w:color="auto" w:fill="FFFFFF"/>
        </w:rPr>
        <w:t xml:space="preserve"> ar</w:t>
      </w:r>
    </w:p>
    <w:p w14:paraId="03B1320E" w14:textId="77777777" w:rsidR="00C56EE9" w:rsidRDefault="00C56EE9" w:rsidP="00C56EE9">
      <w:pPr>
        <w:rPr>
          <w:sz w:val="24"/>
          <w:szCs w:val="24"/>
          <w:u w:val="single"/>
        </w:rPr>
      </w:pPr>
    </w:p>
    <w:p w14:paraId="23B385FE" w14:textId="39BCF55A" w:rsidR="00C56EE9" w:rsidRDefault="00C56EE9" w:rsidP="00C56EE9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Aseguradoras</w:t>
      </w:r>
    </w:p>
    <w:p w14:paraId="7ABD1695" w14:textId="77777777" w:rsidR="00C56EE9" w:rsidRDefault="00C56EE9" w:rsidP="00C56EE9">
      <w:pPr>
        <w:rPr>
          <w:sz w:val="24"/>
          <w:szCs w:val="24"/>
          <w:u w:val="single"/>
        </w:rPr>
      </w:pPr>
    </w:p>
    <w:p w14:paraId="24568F67" w14:textId="3984C85D" w:rsidR="00C56EE9" w:rsidRDefault="00C56EE9" w:rsidP="00C56EE9">
      <w:pPr>
        <w:pStyle w:val="Prrafodelista"/>
        <w:numPr>
          <w:ilvl w:val="0"/>
          <w:numId w:val="3"/>
        </w:numPr>
      </w:pPr>
      <w:r>
        <w:t>SAN CRISTOBAL</w:t>
      </w:r>
      <w:r>
        <w:t xml:space="preserve"> (1)</w:t>
      </w:r>
    </w:p>
    <w:p w14:paraId="27C82E79" w14:textId="7C1C0672" w:rsidR="00C56EE9" w:rsidRDefault="00C56EE9" w:rsidP="00C56EE9">
      <w:pPr>
        <w:pStyle w:val="Prrafodelista"/>
        <w:numPr>
          <w:ilvl w:val="0"/>
          <w:numId w:val="3"/>
        </w:numPr>
      </w:pPr>
      <w:r>
        <w:t>ATM</w:t>
      </w:r>
      <w:r>
        <w:t xml:space="preserve"> – (2)</w:t>
      </w:r>
    </w:p>
    <w:p w14:paraId="4AC7CBAC" w14:textId="41697016" w:rsidR="00C56EE9" w:rsidRDefault="00C56EE9" w:rsidP="00C56EE9">
      <w:pPr>
        <w:pStyle w:val="Prrafodelista"/>
        <w:numPr>
          <w:ilvl w:val="0"/>
          <w:numId w:val="3"/>
        </w:numPr>
      </w:pPr>
      <w:r>
        <w:t>MERCANTIL ANDINA</w:t>
      </w:r>
      <w:r>
        <w:t xml:space="preserve"> – (3)</w:t>
      </w:r>
    </w:p>
    <w:p w14:paraId="45AB9972" w14:textId="37275CDE" w:rsidR="00C56EE9" w:rsidRDefault="00C56EE9" w:rsidP="00C56EE9">
      <w:pPr>
        <w:pStyle w:val="Prrafodelista"/>
        <w:numPr>
          <w:ilvl w:val="0"/>
          <w:numId w:val="3"/>
        </w:numPr>
      </w:pPr>
      <w:r>
        <w:t>RUS</w:t>
      </w:r>
      <w:r>
        <w:t xml:space="preserve"> – (4)</w:t>
      </w:r>
    </w:p>
    <w:p w14:paraId="322A9A14" w14:textId="003D973D" w:rsidR="00C56EE9" w:rsidRDefault="00C56EE9" w:rsidP="00C56EE9">
      <w:pPr>
        <w:pStyle w:val="Prrafodelista"/>
        <w:numPr>
          <w:ilvl w:val="0"/>
          <w:numId w:val="3"/>
        </w:numPr>
      </w:pPr>
      <w:r>
        <w:t>PROVINCIA – (5)</w:t>
      </w:r>
    </w:p>
    <w:p w14:paraId="6FB65394" w14:textId="18DA5F8C" w:rsidR="00C56EE9" w:rsidRDefault="00C56EE9" w:rsidP="00C56EE9">
      <w:pPr>
        <w:pStyle w:val="Prrafodelista"/>
        <w:numPr>
          <w:ilvl w:val="0"/>
          <w:numId w:val="3"/>
        </w:numPr>
      </w:pPr>
      <w:r>
        <w:t>EXPERTA - pedir</w:t>
      </w:r>
    </w:p>
    <w:p w14:paraId="40B142B0" w14:textId="5B2BB718" w:rsidR="00C56EE9" w:rsidRDefault="00C56EE9" w:rsidP="00C56EE9">
      <w:pPr>
        <w:pStyle w:val="Prrafodelista"/>
        <w:numPr>
          <w:ilvl w:val="0"/>
          <w:numId w:val="3"/>
        </w:numPr>
      </w:pPr>
      <w:r>
        <w:t>SANCOR -</w:t>
      </w:r>
      <w:r w:rsidR="000F1863">
        <w:t xml:space="preserve"> Solicitado</w:t>
      </w:r>
    </w:p>
    <w:p w14:paraId="6B581F65" w14:textId="24E8918D" w:rsidR="00C56EE9" w:rsidRDefault="00C56EE9" w:rsidP="00C56EE9">
      <w:pPr>
        <w:pStyle w:val="Prrafodelista"/>
        <w:numPr>
          <w:ilvl w:val="0"/>
          <w:numId w:val="3"/>
        </w:numPr>
      </w:pPr>
      <w:r>
        <w:t xml:space="preserve">GALICIA </w:t>
      </w:r>
      <w:r>
        <w:t>–</w:t>
      </w:r>
      <w:r>
        <w:t xml:space="preserve"> </w:t>
      </w:r>
      <w:r w:rsidR="000F1863">
        <w:t>Solicitado</w:t>
      </w:r>
    </w:p>
    <w:p w14:paraId="74BA4435" w14:textId="77777777" w:rsidR="0044277D" w:rsidRPr="0044277D" w:rsidRDefault="0044277D" w:rsidP="0044277D">
      <w:pPr>
        <w:rPr>
          <w:b/>
          <w:bCs/>
          <w:u w:val="single"/>
        </w:rPr>
      </w:pPr>
    </w:p>
    <w:p w14:paraId="71BAEBEA" w14:textId="7D3D4551" w:rsidR="0044277D" w:rsidRPr="0044277D" w:rsidRDefault="0044277D" w:rsidP="00442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s-AR"/>
          <w14:ligatures w14:val="none"/>
        </w:rPr>
      </w:pPr>
      <w:proofErr w:type="spellStart"/>
      <w:r w:rsidRPr="00442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s-AR"/>
          <w14:ligatures w14:val="none"/>
        </w:rPr>
        <w:t>Terminos</w:t>
      </w:r>
      <w:proofErr w:type="spellEnd"/>
      <w:r w:rsidRPr="004427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s-AR"/>
          <w14:ligatures w14:val="none"/>
        </w:rPr>
        <w:t xml:space="preserve"> y condiciones</w:t>
      </w:r>
    </w:p>
    <w:p w14:paraId="2AF96B91" w14:textId="77777777" w:rsidR="0044277D" w:rsidRPr="0044277D" w:rsidRDefault="0044277D" w:rsidP="00442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Estos Términos y Condiciones de Uso ("Términos y Condiciones") constituyen un contrato legalmente vinculante entre el usuario ("Usuario") y ASEGURA AHORA BROKER S.A., PRODUCTOR ASESOR DE SEGUROS MAT. SSN </w:t>
      </w:r>
      <w:proofErr w:type="spellStart"/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Nº</w:t>
      </w:r>
      <w:proofErr w:type="spellEnd"/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1602, con domicilio en Garay 1526, B7600 Mar del Plata, Provincia de Buenos Aires, C.U.I.T. 30-71694805-2 ("Empresa"), en relación con los servicios ofrecidos a través del sitio web https://tuseguroya.com.ar (el "Portal") o cualquier otro medio, y obligan al Usuario a cumplir con dichos Términos y Condiciones. </w:t>
      </w:r>
    </w:p>
    <w:p w14:paraId="3DA06162" w14:textId="77777777" w:rsidR="0044277D" w:rsidRPr="0044277D" w:rsidRDefault="0044277D" w:rsidP="00442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Empresa brinda al Usuario un servicio gratuito de comparación de precios y características de diferentes servicios y productos ofrecidos por diversas compañías de seguros debidamente autorizadas para operar (la "Compañía" o las "Compañías"), lo que permite al Usuario seleccionar el producto más adecuado a sus necesidades (los "Servicios"). </w:t>
      </w:r>
    </w:p>
    <w:p w14:paraId="4CC4BFEC" w14:textId="77777777" w:rsidR="0044277D" w:rsidRPr="0044277D" w:rsidRDefault="0044277D" w:rsidP="00442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Empresa actúa como intermediaria en la contratación de pólizas de seguros con entidades aseguradoras, brindando asesoramiento a las partes involucradas de acuerdo con la Ley 22.400 y sus respectivos reglamentos, en relación a pólizas de seguro, evaluaciones de riesgos y asesoramiento general en la contratación y cobertura de seguros. Queda expresamente aclarado que LA EMPRESA NO ES UNA COMPAÑÍA DE SEGUROS, SINO UNA EMPRESA AUTORIZADA PARA ACTUAR COMO INTERMEDIARIA ENTRE LAS ASEGURADORAS Y LOS ASEGURABLES / ASEGURADOS PARA LA CELEBRACIÓN DE CONTRATOS DE SEGURO, SIENDO LA ASEGURADORA ELEGIDA POR EL USUARIO LA ÚNICA RESPONSABLE DEL CUMPLIMIENTO DE DICHOS CONTRATOS. </w:t>
      </w:r>
    </w:p>
    <w:p w14:paraId="330399FA" w14:textId="77777777" w:rsidR="0044277D" w:rsidRPr="0044277D" w:rsidRDefault="0044277D" w:rsidP="00442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Con el fin de brindar un servicio óptimo, un representante de ventas se comunicará con el Usuario por teléfono, WhatsApp o correo electrónico para brindar asesoramiento durante el proceso de comparación y contratación de coberturas. Estos Términos y Condiciones establecen los derechos y obligaciones derivados de la utilización de los Servicios por parte del Usuario. </w:t>
      </w:r>
    </w:p>
    <w:p w14:paraId="2C36CC1C" w14:textId="77777777" w:rsidR="0044277D" w:rsidRPr="0044277D" w:rsidRDefault="0044277D" w:rsidP="00442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Usuario debe leer, comprender y aceptar todas las disposiciones establecidas en estos Términos y Condiciones, así como en cualquier otra política y regulación complementaria, antes de utilizar el Portal y los Servicios. El uso del Portal por parte del Usuario se interpretará como la aceptación total e incondicional de estos Términos y Condiciones, y se reconoce la posibilidad de que la Empresa los modifique en el futuro, si así lo considera necesario. </w:t>
      </w:r>
    </w:p>
    <w:p w14:paraId="4D41222A" w14:textId="77777777" w:rsidR="0044277D" w:rsidRPr="0044277D" w:rsidRDefault="0044277D" w:rsidP="00442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CUALQUIER PERSONA QUE NO ACEPTE ESTOS TÉRMINOS Y CONDICIONES EN SU TOTALIDAD, LOS CUALES SON DE CARÁCTER OBLIGATORIO Y VINCULANTE, DEBERÁ ABSTENERSE DE UTILIZAR EL PORTAL Y LOS SERVICIOS. </w:t>
      </w:r>
    </w:p>
    <w:p w14:paraId="56C896D9" w14:textId="77777777" w:rsidR="0044277D" w:rsidRPr="0044277D" w:rsidRDefault="0044277D" w:rsidP="00442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4277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 aceptar los Términos y Condiciones, el Usuario declara haber sido debidamente informado de manera clara, comprensible e inequívoca de los mismos, haberlos comprendido y haber tenido la posibilidad de almacenarlos e imprimirlos. La Empresa mantiene una versión actualizada de los Términos y Condiciones en el Portal para que el Usuario pueda consultarlos en cualquier momento.</w:t>
      </w:r>
    </w:p>
    <w:p w14:paraId="2CC1E260" w14:textId="77777777" w:rsidR="0044277D" w:rsidRDefault="0044277D" w:rsidP="0044277D"/>
    <w:p w14:paraId="4520979D" w14:textId="77777777" w:rsidR="00C56EE9" w:rsidRDefault="00C56EE9" w:rsidP="00C56EE9"/>
    <w:p w14:paraId="135B43D3" w14:textId="164C8CF4" w:rsidR="00C56EE9" w:rsidRPr="00C56EE9" w:rsidRDefault="00C56EE9" w:rsidP="00C56EE9">
      <w:pPr>
        <w:rPr>
          <w:b/>
          <w:bCs/>
          <w:sz w:val="24"/>
          <w:szCs w:val="24"/>
          <w:u w:val="single"/>
        </w:rPr>
      </w:pPr>
      <w:r w:rsidRPr="00C56EE9">
        <w:rPr>
          <w:b/>
          <w:bCs/>
          <w:sz w:val="24"/>
          <w:szCs w:val="24"/>
          <w:u w:val="single"/>
        </w:rPr>
        <w:t>SAN CRISTOBAL (1)</w:t>
      </w:r>
    </w:p>
    <w:p w14:paraId="460F015E" w14:textId="77777777" w:rsidR="00C56EE9" w:rsidRDefault="00C56EE9" w:rsidP="00C56EE9">
      <w:pPr>
        <w:rPr>
          <w:sz w:val="24"/>
          <w:szCs w:val="24"/>
          <w:u w:val="single"/>
        </w:rPr>
      </w:pPr>
    </w:p>
    <w:p w14:paraId="7DC18A8F" w14:textId="77777777" w:rsidR="00C56EE9" w:rsidRDefault="00C56EE9" w:rsidP="00C56EE9">
      <w:pPr>
        <w:pStyle w:val="NormalWeb"/>
        <w:rPr>
          <w:rFonts w:ascii="Arial" w:hAnsi="Arial" w:cs="Arial"/>
          <w:color w:val="333333"/>
          <w:sz w:val="21"/>
          <w:szCs w:val="21"/>
          <w:lang w:val="es-MX"/>
        </w:rPr>
      </w:pPr>
      <w:r>
        <w:rPr>
          <w:rFonts w:ascii="Arial" w:hAnsi="Arial" w:cs="Arial"/>
          <w:color w:val="333333"/>
          <w:sz w:val="21"/>
          <w:szCs w:val="21"/>
          <w:lang w:val="es-MX"/>
        </w:rPr>
        <w:t>Jonatan ROMERO comentó\: Buenos días, ¿Cómo están? Espero que bien, mi nombre es Jonatan Romero y atiendo todo lo referido a B2B.</w:t>
      </w:r>
    </w:p>
    <w:p w14:paraId="04ED842B" w14:textId="77777777" w:rsidR="00C56EE9" w:rsidRDefault="00C56EE9" w:rsidP="00C56EE9">
      <w:pPr>
        <w:pStyle w:val="NormalWeb"/>
        <w:rPr>
          <w:rFonts w:ascii="Arial" w:hAnsi="Arial" w:cs="Arial"/>
          <w:color w:val="333333"/>
          <w:sz w:val="21"/>
          <w:szCs w:val="21"/>
          <w:lang w:val="es-MX"/>
        </w:rPr>
      </w:pPr>
      <w:r>
        <w:rPr>
          <w:rFonts w:ascii="Arial" w:hAnsi="Arial" w:cs="Arial"/>
          <w:color w:val="333333"/>
          <w:sz w:val="21"/>
          <w:szCs w:val="21"/>
          <w:lang w:val="es-MX"/>
        </w:rPr>
        <w:t xml:space="preserve">Les comento que San Cristóbal tiene disponible web </w:t>
      </w:r>
      <w:proofErr w:type="spellStart"/>
      <w:r>
        <w:rPr>
          <w:rFonts w:ascii="Arial" w:hAnsi="Arial" w:cs="Arial"/>
          <w:color w:val="333333"/>
          <w:sz w:val="21"/>
          <w:szCs w:val="21"/>
          <w:lang w:val="es-MX"/>
        </w:rPr>
        <w:t>services</w:t>
      </w:r>
      <w:proofErr w:type="spellEnd"/>
      <w:r>
        <w:rPr>
          <w:rFonts w:ascii="Arial" w:hAnsi="Arial" w:cs="Arial"/>
          <w:color w:val="333333"/>
          <w:sz w:val="21"/>
          <w:szCs w:val="21"/>
          <w:lang w:val="es-MX"/>
        </w:rPr>
        <w:t xml:space="preserve"> para:  </w:t>
      </w:r>
    </w:p>
    <w:p w14:paraId="26F40E9C" w14:textId="77777777" w:rsidR="00C56EE9" w:rsidRDefault="00C56EE9" w:rsidP="00C56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Cotización y Emisión (Autos, Motos y Hogar enlatados), en autos y motos tenemos la opción de subir fotos para la inspección.  </w:t>
      </w:r>
    </w:p>
    <w:p w14:paraId="7BE137DB" w14:textId="77777777" w:rsidR="00C56EE9" w:rsidRDefault="00C56EE9" w:rsidP="00C56E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Cotización y Emisión (AP Individual - Vida Individual)  </w:t>
      </w:r>
    </w:p>
    <w:p w14:paraId="0A28CDD0" w14:textId="77777777" w:rsidR="00C56EE9" w:rsidRDefault="00C56EE9" w:rsidP="00C56E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Cotización y Emisión (ATM - Bolso)  </w:t>
      </w:r>
    </w:p>
    <w:p w14:paraId="5A6C64C6" w14:textId="77777777" w:rsidR="00C56EE9" w:rsidRDefault="00C56EE9" w:rsidP="00C56E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 xml:space="preserve">Impresión de Todos los ramos (Frente/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mercosur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/ endosos, etc.)  </w:t>
      </w:r>
    </w:p>
    <w:p w14:paraId="0B62F353" w14:textId="77777777" w:rsidR="00C56EE9" w:rsidRDefault="00C56EE9" w:rsidP="00C56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Novedades de emisión para todos los ramos (nuevas, renovaciones, endosos)  </w:t>
      </w:r>
    </w:p>
    <w:p w14:paraId="6E1D6023" w14:textId="77777777" w:rsidR="00C56EE9" w:rsidRDefault="00C56EE9" w:rsidP="00C56E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Novedades de cobranzas  </w:t>
      </w:r>
    </w:p>
    <w:p w14:paraId="77FE0643" w14:textId="77777777" w:rsidR="00C56EE9" w:rsidRDefault="00C56EE9" w:rsidP="00C56E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Rechazos de Débitos automáticos  </w:t>
      </w:r>
    </w:p>
    <w:p w14:paraId="674339BD" w14:textId="77777777" w:rsidR="00C56EE9" w:rsidRDefault="00C56EE9" w:rsidP="00C56E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Libros SSN obligatorios  </w:t>
      </w:r>
    </w:p>
    <w:p w14:paraId="190AFC2D" w14:textId="77777777" w:rsidR="00C56EE9" w:rsidRDefault="00C56EE9" w:rsidP="00C56E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Consultas de Siniestros por fecha de Ocurrido/Ingreso  </w:t>
      </w:r>
    </w:p>
    <w:p w14:paraId="55790F21" w14:textId="77777777" w:rsidR="00C56EE9" w:rsidRDefault="00C56EE9" w:rsidP="00C56E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Impresión de denuncia de Siniestros  </w:t>
      </w:r>
    </w:p>
    <w:p w14:paraId="20465B74" w14:textId="77777777" w:rsidR="00C56EE9" w:rsidRDefault="00C56EE9" w:rsidP="00C56E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Consultas de Pólizas individuales  </w:t>
      </w:r>
    </w:p>
    <w:p w14:paraId="462F2B49" w14:textId="77777777" w:rsidR="00C56EE9" w:rsidRDefault="00C56EE9" w:rsidP="00C56E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Consultas de Pólizas por documento del Socio  </w:t>
      </w:r>
    </w:p>
    <w:p w14:paraId="1A9C6790" w14:textId="77777777" w:rsidR="00C56EE9" w:rsidRDefault="00C56EE9" w:rsidP="00C56E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Consulta de Liquidación de comisiones </w:t>
      </w:r>
    </w:p>
    <w:p w14:paraId="7D3DC332" w14:textId="77777777" w:rsidR="00C56EE9" w:rsidRDefault="00C56EE9" w:rsidP="00C56EE9">
      <w:pPr>
        <w:pStyle w:val="NormalWeb"/>
        <w:rPr>
          <w:rFonts w:ascii="Arial" w:hAnsi="Arial" w:cs="Arial"/>
          <w:color w:val="333333"/>
          <w:sz w:val="21"/>
          <w:szCs w:val="21"/>
          <w:lang w:val="es-MX"/>
        </w:rPr>
      </w:pPr>
      <w:r>
        <w:rPr>
          <w:rFonts w:ascii="Arial" w:hAnsi="Arial" w:cs="Arial"/>
          <w:color w:val="333333"/>
          <w:sz w:val="21"/>
          <w:szCs w:val="21"/>
          <w:lang w:val="es-MX"/>
        </w:rPr>
        <w:lastRenderedPageBreak/>
        <w:t xml:space="preserve">Nuestros servicios B2B están desarrollados con tecnología de tipo API REST. </w:t>
      </w:r>
      <w:r>
        <w:rPr>
          <w:rFonts w:ascii="Arial" w:hAnsi="Arial" w:cs="Arial"/>
          <w:color w:val="333333"/>
          <w:sz w:val="21"/>
          <w:szCs w:val="21"/>
          <w:lang w:val="es-MX"/>
        </w:rPr>
        <w:br/>
        <w:t xml:space="preserve">Las operaciones más importantes relacionadas con los datos en cualquier sistema REST y la especificación HTTP son cuatro: POST (crear), GET (leer y consultar), </w:t>
      </w:r>
      <w:proofErr w:type="gramStart"/>
      <w:r>
        <w:rPr>
          <w:rFonts w:ascii="Arial" w:hAnsi="Arial" w:cs="Arial"/>
          <w:color w:val="333333"/>
          <w:sz w:val="21"/>
          <w:szCs w:val="21"/>
          <w:lang w:val="es-MX"/>
        </w:rPr>
        <w:t>PUT(</w:t>
      </w:r>
      <w:proofErr w:type="gramEnd"/>
      <w:r>
        <w:rPr>
          <w:rFonts w:ascii="Arial" w:hAnsi="Arial" w:cs="Arial"/>
          <w:color w:val="333333"/>
          <w:sz w:val="21"/>
          <w:szCs w:val="21"/>
          <w:lang w:val="es-MX"/>
        </w:rPr>
        <w:t>editar) y DELETE (eliminar).  </w:t>
      </w:r>
    </w:p>
    <w:p w14:paraId="457644BB" w14:textId="77777777" w:rsidR="00C56EE9" w:rsidRDefault="00C56EE9" w:rsidP="00C56EE9">
      <w:pPr>
        <w:pStyle w:val="NormalWeb"/>
        <w:rPr>
          <w:rFonts w:ascii="Arial" w:hAnsi="Arial" w:cs="Arial"/>
          <w:color w:val="333333"/>
          <w:sz w:val="21"/>
          <w:szCs w:val="21"/>
          <w:lang w:val="es-MX"/>
        </w:rPr>
      </w:pPr>
      <w:r>
        <w:rPr>
          <w:rFonts w:ascii="Arial" w:hAnsi="Arial" w:cs="Arial"/>
          <w:color w:val="333333"/>
          <w:sz w:val="21"/>
          <w:szCs w:val="21"/>
          <w:lang w:val="es-MX"/>
        </w:rPr>
        <w:t xml:space="preserve">De querer avanzar para conectarnos, les envío adjunto un </w:t>
      </w:r>
      <w:r>
        <w:rPr>
          <w:rFonts w:ascii="Arial" w:hAnsi="Arial" w:cs="Arial"/>
          <w:b/>
          <w:bCs/>
          <w:color w:val="333333"/>
          <w:sz w:val="21"/>
          <w:szCs w:val="21"/>
          <w:lang w:val="es-MX"/>
        </w:rPr>
        <w:t>formulario de alta de Proveedor para que completen y nos devuelvan junto con el/los códigos PAS que necesitan incorporar al usuario que les crearemos en nuestros ambientes</w:t>
      </w:r>
      <w:r>
        <w:rPr>
          <w:rFonts w:ascii="Arial" w:hAnsi="Arial" w:cs="Arial"/>
          <w:color w:val="333333"/>
          <w:sz w:val="21"/>
          <w:szCs w:val="21"/>
          <w:lang w:val="es-MX"/>
        </w:rPr>
        <w:t>.</w:t>
      </w:r>
    </w:p>
    <w:p w14:paraId="6537A59B" w14:textId="77777777" w:rsidR="00C56EE9" w:rsidRDefault="00C56EE9" w:rsidP="00C56EE9">
      <w:pPr>
        <w:pStyle w:val="NormalWeb"/>
        <w:rPr>
          <w:rFonts w:ascii="Arial" w:hAnsi="Arial" w:cs="Arial"/>
          <w:color w:val="333333"/>
          <w:sz w:val="21"/>
          <w:szCs w:val="21"/>
          <w:lang w:val="es-MX"/>
        </w:rPr>
      </w:pPr>
      <w:r>
        <w:rPr>
          <w:rFonts w:ascii="Arial" w:hAnsi="Arial" w:cs="Arial"/>
          <w:color w:val="333333"/>
          <w:sz w:val="21"/>
          <w:szCs w:val="21"/>
          <w:lang w:val="es-MX"/>
        </w:rPr>
        <w:t xml:space="preserve">La documentación se encuentra en un canal de </w:t>
      </w:r>
      <w:proofErr w:type="spellStart"/>
      <w:r>
        <w:rPr>
          <w:rFonts w:ascii="Arial" w:hAnsi="Arial" w:cs="Arial"/>
          <w:color w:val="333333"/>
          <w:sz w:val="21"/>
          <w:szCs w:val="21"/>
          <w:lang w:val="es-MX"/>
        </w:rPr>
        <w:t>Teams</w:t>
      </w:r>
      <w:proofErr w:type="spellEnd"/>
      <w:r>
        <w:rPr>
          <w:rFonts w:ascii="Arial" w:hAnsi="Arial" w:cs="Arial"/>
          <w:color w:val="333333"/>
          <w:sz w:val="21"/>
          <w:szCs w:val="21"/>
          <w:lang w:val="es-MX"/>
        </w:rPr>
        <w:t xml:space="preserve"> llamado "</w:t>
      </w:r>
      <w:r>
        <w:rPr>
          <w:rStyle w:val="nfasis"/>
          <w:rFonts w:ascii="Arial" w:hAnsi="Arial" w:cs="Arial"/>
          <w:b/>
          <w:bCs/>
          <w:color w:val="333333"/>
          <w:sz w:val="21"/>
          <w:szCs w:val="21"/>
          <w:lang w:val="es-MX"/>
        </w:rPr>
        <w:t>Comunicaciones</w:t>
      </w:r>
      <w:r>
        <w:rPr>
          <w:rFonts w:ascii="Arial" w:hAnsi="Arial" w:cs="Arial"/>
          <w:color w:val="333333"/>
          <w:sz w:val="21"/>
          <w:szCs w:val="21"/>
          <w:lang w:val="es-MX"/>
        </w:rPr>
        <w:t>" dentro del apartado (</w:t>
      </w:r>
      <w:r>
        <w:rPr>
          <w:rFonts w:ascii="Arial" w:hAnsi="Arial" w:cs="Arial"/>
          <w:b/>
          <w:bCs/>
          <w:color w:val="333333"/>
          <w:sz w:val="21"/>
          <w:szCs w:val="21"/>
          <w:lang w:val="es-MX"/>
        </w:rPr>
        <w:t>Wiki-v3</w:t>
      </w:r>
      <w:r>
        <w:rPr>
          <w:rFonts w:ascii="Arial" w:hAnsi="Arial" w:cs="Arial"/>
          <w:color w:val="333333"/>
          <w:sz w:val="21"/>
          <w:szCs w:val="21"/>
          <w:lang w:val="es-MX"/>
        </w:rPr>
        <w:t>). (Pásennos previamente los correos para que les brindemos acceso)  </w:t>
      </w:r>
    </w:p>
    <w:p w14:paraId="22D905D3" w14:textId="77777777" w:rsidR="00C56EE9" w:rsidRDefault="00C56EE9" w:rsidP="00C56EE9">
      <w:pPr>
        <w:pStyle w:val="NormalWeb"/>
        <w:rPr>
          <w:rFonts w:ascii="Arial" w:hAnsi="Arial" w:cs="Arial"/>
          <w:color w:val="333333"/>
          <w:sz w:val="21"/>
          <w:szCs w:val="21"/>
          <w:lang w:val="es-MX"/>
        </w:rPr>
      </w:pPr>
      <w:r>
        <w:rPr>
          <w:rFonts w:ascii="Arial" w:hAnsi="Arial" w:cs="Arial"/>
          <w:color w:val="333333"/>
          <w:sz w:val="21"/>
          <w:szCs w:val="21"/>
          <w:lang w:val="es-MX"/>
        </w:rPr>
        <w:t xml:space="preserve">Para soporte pueden enviar sus consultas al siguiente mail: </w:t>
      </w:r>
      <w:r>
        <w:rPr>
          <w:rFonts w:ascii="Arial" w:hAnsi="Arial" w:cs="Arial"/>
          <w:color w:val="333333"/>
          <w:sz w:val="21"/>
          <w:szCs w:val="21"/>
          <w:lang w:val="es-MX"/>
        </w:rPr>
        <w:fldChar w:fldCharType="begin"/>
      </w:r>
      <w:r>
        <w:rPr>
          <w:rFonts w:ascii="Arial" w:hAnsi="Arial" w:cs="Arial"/>
          <w:color w:val="333333"/>
          <w:sz w:val="21"/>
          <w:szCs w:val="21"/>
          <w:lang w:val="es-MX"/>
        </w:rPr>
        <w:instrText>HYPERLINK "mailto:soporteb2b@sancristobal.com.ar"</w:instrText>
      </w:r>
      <w:r>
        <w:rPr>
          <w:rFonts w:ascii="Arial" w:hAnsi="Arial" w:cs="Arial"/>
          <w:color w:val="333333"/>
          <w:sz w:val="21"/>
          <w:szCs w:val="21"/>
          <w:lang w:val="es-MX"/>
        </w:rPr>
      </w:r>
      <w:r>
        <w:rPr>
          <w:rFonts w:ascii="Arial" w:hAnsi="Arial" w:cs="Arial"/>
          <w:color w:val="333333"/>
          <w:sz w:val="21"/>
          <w:szCs w:val="21"/>
          <w:lang w:val="es-MX"/>
        </w:rPr>
        <w:fldChar w:fldCharType="separate"/>
      </w:r>
      <w:ins w:id="0" w:author="Unknown">
        <w:r>
          <w:rPr>
            <w:rStyle w:val="Hipervnculo"/>
            <w:rFonts w:ascii="Arial" w:hAnsi="Arial" w:cs="Arial"/>
            <w:b/>
            <w:bCs/>
            <w:sz w:val="21"/>
            <w:szCs w:val="21"/>
            <w:lang w:val="es-MX"/>
          </w:rPr>
          <w:t>soporteb2b@sancristobal.com.ar</w:t>
        </w:r>
      </w:ins>
      <w:r>
        <w:rPr>
          <w:rFonts w:ascii="Arial" w:hAnsi="Arial" w:cs="Arial"/>
          <w:color w:val="333333"/>
          <w:sz w:val="21"/>
          <w:szCs w:val="21"/>
          <w:lang w:val="es-MX"/>
        </w:rPr>
        <w:fldChar w:fldCharType="end"/>
      </w:r>
      <w:r>
        <w:rPr>
          <w:rFonts w:ascii="Arial" w:hAnsi="Arial" w:cs="Arial"/>
          <w:color w:val="333333"/>
          <w:sz w:val="21"/>
          <w:szCs w:val="21"/>
          <w:lang w:val="es-MX"/>
        </w:rPr>
        <w:t>  </w:t>
      </w:r>
    </w:p>
    <w:p w14:paraId="7AC1334F" w14:textId="77777777" w:rsidR="00C56EE9" w:rsidRDefault="00C56EE9" w:rsidP="00C56E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 xml:space="preserve">Enlace a la documentación: </w:t>
      </w:r>
      <w:r>
        <w:rPr>
          <w:rStyle w:val="error"/>
          <w:rFonts w:ascii="Arial" w:eastAsia="Times New Roman" w:hAnsi="Arial" w:cs="Arial"/>
          <w:color w:val="333333"/>
          <w:sz w:val="21"/>
          <w:szCs w:val="21"/>
          <w:lang w:val="es-MX"/>
        </w:rPr>
        <w:t>[+*WIKI - V3 - New!!!*+|https://teams.microsoft.com/l/entity/0d820ecd-def2-4297-adad-78056cde7c78/_djb2_msteams_prefix_985625562?context=%7B%22channelId%22%3A%2219%3A8f332516b9314252b730437f1db2e49b%40thread.skype%22%7D&amp;groupId=ef258f41-fdaa-475c-b58c-aa72438e8e4a&amp;tenantId=b6f16b85-9472-48bd-85f5-0dd35eafbb50]</w:t>
      </w: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  </w:t>
      </w:r>
    </w:p>
    <w:p w14:paraId="60DA5EB9" w14:textId="77777777" w:rsidR="00C56EE9" w:rsidRDefault="00C56EE9" w:rsidP="00C56E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 xml:space="preserve">Servicios disponibles - Ambientes bajos (UAT): </w:t>
      </w:r>
      <w:hyperlink r:id="rId6" w:history="1">
        <w:proofErr w:type="spellStart"/>
        <w:r>
          <w:rPr>
            <w:rStyle w:val="Hipervnculo"/>
            <w:rFonts w:ascii="Arial" w:eastAsia="Times New Roman" w:hAnsi="Arial" w:cs="Arial"/>
            <w:sz w:val="21"/>
            <w:szCs w:val="21"/>
            <w:lang w:val="es-MX"/>
          </w:rPr>
          <w:t>Swagger</w:t>
        </w:r>
        <w:proofErr w:type="spellEnd"/>
        <w:r>
          <w:rPr>
            <w:rStyle w:val="Hipervnculo"/>
            <w:rFonts w:ascii="Arial" w:eastAsia="Times New Roman" w:hAnsi="Arial" w:cs="Arial"/>
            <w:sz w:val="21"/>
            <w:szCs w:val="21"/>
            <w:lang w:val="es-MX"/>
          </w:rPr>
          <w:t xml:space="preserve"> UI</w:t>
        </w:r>
      </w:hyperlink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  </w:t>
      </w:r>
    </w:p>
    <w:p w14:paraId="3470D751" w14:textId="77777777" w:rsidR="00C56EE9" w:rsidRDefault="00C56EE9" w:rsidP="00C56E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s-MX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 xml:space="preserve">Servicios disponibles - Ambiente de Producción: </w:t>
      </w:r>
      <w:hyperlink r:id="rId7" w:history="1">
        <w:proofErr w:type="spellStart"/>
        <w:r>
          <w:rPr>
            <w:rStyle w:val="Hipervnculo"/>
            <w:rFonts w:ascii="Arial" w:eastAsia="Times New Roman" w:hAnsi="Arial" w:cs="Arial"/>
            <w:sz w:val="21"/>
            <w:szCs w:val="21"/>
            <w:lang w:val="es-MX"/>
          </w:rPr>
          <w:t>Swagger</w:t>
        </w:r>
        <w:proofErr w:type="spellEnd"/>
        <w:r>
          <w:rPr>
            <w:rStyle w:val="Hipervnculo"/>
            <w:rFonts w:ascii="Arial" w:eastAsia="Times New Roman" w:hAnsi="Arial" w:cs="Arial"/>
            <w:sz w:val="21"/>
            <w:szCs w:val="21"/>
            <w:lang w:val="es-MX"/>
          </w:rPr>
          <w:t xml:space="preserve"> UI</w:t>
        </w:r>
      </w:hyperlink>
      <w:r>
        <w:rPr>
          <w:rFonts w:ascii="Arial" w:eastAsia="Times New Roman" w:hAnsi="Arial" w:cs="Arial"/>
          <w:color w:val="333333"/>
          <w:sz w:val="21"/>
          <w:szCs w:val="21"/>
          <w:lang w:val="es-MX"/>
        </w:rPr>
        <w:t>  </w:t>
      </w:r>
    </w:p>
    <w:p w14:paraId="54883DCC" w14:textId="77777777" w:rsidR="007E1211" w:rsidRDefault="007E1211" w:rsidP="007E1211">
      <w:pPr>
        <w:pStyle w:val="NormalWeb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Los servicios disponibles se encuentran aquí: </w:t>
      </w:r>
      <w:hyperlink r:id="rId8" w:tooltip="smart-link" w:history="1">
        <w:r>
          <w:rPr>
            <w:rStyle w:val="Hipervnculo"/>
            <w:rFonts w:ascii="Arial" w:hAnsi="Arial" w:cs="Arial"/>
            <w:sz w:val="21"/>
            <w:szCs w:val="21"/>
          </w:rPr>
          <w:t>https://api-uat.sancristobalonline.com.ar/b2b-gateway/index.html</w:t>
        </w:r>
      </w:hyperlink>
    </w:p>
    <w:p w14:paraId="293BE688" w14:textId="61C6CAAD" w:rsidR="007E1211" w:rsidRDefault="007E1211" w:rsidP="007E1211">
      <w:pPr>
        <w:pStyle w:val="NormalWeb"/>
        <w:pBdr>
          <w:bottom w:val="single" w:sz="12" w:space="1" w:color="auto"/>
        </w:pBdr>
        <w:rPr>
          <w:rFonts w:ascii="Arial" w:hAnsi="Arial" w:cs="Arial"/>
          <w:b/>
          <w:bCs/>
          <w:color w:val="333333"/>
          <w:sz w:val="21"/>
          <w:szCs w:val="21"/>
        </w:rPr>
      </w:pPr>
      <w:r w:rsidRPr="007E1211">
        <w:rPr>
          <w:rFonts w:ascii="Arial" w:hAnsi="Arial" w:cs="Arial"/>
          <w:b/>
          <w:bCs/>
          <w:color w:val="333333"/>
          <w:sz w:val="21"/>
          <w:szCs w:val="21"/>
        </w:rPr>
        <w:t>(TENGO LOS DATOS DE ACCESO)</w:t>
      </w:r>
    </w:p>
    <w:p w14:paraId="2E9D96C3" w14:textId="77777777" w:rsidR="007E1211" w:rsidRDefault="007E1211" w:rsidP="007E1211">
      <w:pPr>
        <w:pStyle w:val="NormalWeb"/>
        <w:rPr>
          <w:rFonts w:ascii="Arial" w:hAnsi="Arial" w:cs="Arial"/>
          <w:b/>
          <w:bCs/>
          <w:color w:val="333333"/>
          <w:sz w:val="21"/>
          <w:szCs w:val="21"/>
          <w:u w:val="single"/>
        </w:rPr>
      </w:pPr>
    </w:p>
    <w:p w14:paraId="72A58646" w14:textId="2DEE6B78" w:rsidR="007E1211" w:rsidRDefault="007E1211" w:rsidP="007E1211">
      <w:pPr>
        <w:pStyle w:val="NormalWeb"/>
        <w:rPr>
          <w:rFonts w:ascii="Arial" w:hAnsi="Arial" w:cs="Arial"/>
          <w:b/>
          <w:bCs/>
          <w:color w:val="333333"/>
          <w:sz w:val="21"/>
          <w:szCs w:val="21"/>
          <w:u w:val="single"/>
        </w:rPr>
      </w:pPr>
      <w:r w:rsidRPr="007E1211">
        <w:rPr>
          <w:rFonts w:ascii="Arial" w:hAnsi="Arial" w:cs="Arial"/>
          <w:b/>
          <w:bCs/>
          <w:color w:val="333333"/>
          <w:sz w:val="21"/>
          <w:szCs w:val="21"/>
          <w:u w:val="single"/>
        </w:rPr>
        <w:t>ATM (2)</w:t>
      </w:r>
    </w:p>
    <w:p w14:paraId="12C25E54" w14:textId="6AAAAA3B" w:rsidR="007E1211" w:rsidRDefault="007E1211" w:rsidP="007E1211">
      <w:pPr>
        <w:pStyle w:val="NormalWeb"/>
        <w:pBdr>
          <w:bottom w:val="single" w:sz="12" w:space="1" w:color="auto"/>
        </w:pBd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Documento PDF, solicitar por fuera.</w:t>
      </w:r>
    </w:p>
    <w:p w14:paraId="16AF4E2E" w14:textId="77777777" w:rsidR="007E1211" w:rsidRDefault="007E1211" w:rsidP="007E1211">
      <w:pPr>
        <w:pStyle w:val="NormalWeb"/>
        <w:rPr>
          <w:rFonts w:ascii="Arial" w:hAnsi="Arial" w:cs="Arial"/>
          <w:color w:val="333333"/>
          <w:sz w:val="21"/>
          <w:szCs w:val="21"/>
        </w:rPr>
      </w:pPr>
    </w:p>
    <w:p w14:paraId="29095A38" w14:textId="4B23E8B1" w:rsidR="007E1211" w:rsidRDefault="007E1211" w:rsidP="007E1211">
      <w:pPr>
        <w:pStyle w:val="NormalWeb"/>
        <w:rPr>
          <w:rFonts w:ascii="Arial" w:hAnsi="Arial" w:cs="Arial"/>
          <w:b/>
          <w:bCs/>
          <w:color w:val="333333"/>
          <w:sz w:val="21"/>
          <w:szCs w:val="21"/>
          <w:u w:val="single"/>
        </w:rPr>
      </w:pPr>
      <w:r>
        <w:rPr>
          <w:rFonts w:ascii="Arial" w:hAnsi="Arial" w:cs="Arial"/>
          <w:b/>
          <w:bCs/>
          <w:color w:val="333333"/>
          <w:sz w:val="21"/>
          <w:szCs w:val="21"/>
          <w:u w:val="single"/>
        </w:rPr>
        <w:t>MERCANTIL ANDINA (3)</w:t>
      </w:r>
    </w:p>
    <w:p w14:paraId="68AC2F2C" w14:textId="77777777" w:rsidR="007E1211" w:rsidRDefault="007E1211" w:rsidP="007E1211">
      <w:pPr>
        <w:pStyle w:val="NormalWeb"/>
        <w:rPr>
          <w:rFonts w:ascii="Arial" w:hAnsi="Arial" w:cs="Arial"/>
          <w:b/>
          <w:bCs/>
          <w:color w:val="333333"/>
          <w:sz w:val="21"/>
          <w:szCs w:val="21"/>
          <w:u w:val="single"/>
        </w:rPr>
      </w:pPr>
    </w:p>
    <w:p w14:paraId="43B6EE22" w14:textId="77777777" w:rsidR="007E1211" w:rsidRDefault="007E1211" w:rsidP="007E1211">
      <w:pPr>
        <w:spacing w:before="100" w:beforeAutospacing="1" w:after="100" w:afterAutospacing="1"/>
      </w:pPr>
      <w:r>
        <w:rPr>
          <w:color w:val="1F497D"/>
        </w:rPr>
        <w:t xml:space="preserve">Buenos días, María Pía / </w:t>
      </w:r>
      <w:proofErr w:type="gramStart"/>
      <w:r>
        <w:rPr>
          <w:color w:val="1F497D"/>
        </w:rPr>
        <w:t>Milagros .</w:t>
      </w:r>
      <w:proofErr w:type="gramEnd"/>
    </w:p>
    <w:p w14:paraId="5BDA57C8" w14:textId="77777777" w:rsidR="007E1211" w:rsidRDefault="007E1211" w:rsidP="007E1211">
      <w:pPr>
        <w:spacing w:before="100" w:beforeAutospacing="1" w:after="100" w:afterAutospacing="1"/>
        <w:rPr>
          <w:b/>
          <w:bCs/>
          <w:color w:val="1F497D"/>
        </w:rPr>
      </w:pPr>
      <w:r>
        <w:rPr>
          <w:color w:val="1F497D"/>
        </w:rPr>
        <w:t xml:space="preserve">Les compartimos un instructivo para que puedan integrarse con nuestro servicio de </w:t>
      </w:r>
      <w:proofErr w:type="spellStart"/>
      <w:r>
        <w:rPr>
          <w:color w:val="1F497D"/>
        </w:rPr>
        <w:t>APIs</w:t>
      </w:r>
      <w:proofErr w:type="spellEnd"/>
      <w:r>
        <w:rPr>
          <w:color w:val="1F497D"/>
        </w:rPr>
        <w:t xml:space="preserve">, para ellos deben seguir los siguientes pasos: </w:t>
      </w:r>
    </w:p>
    <w:p w14:paraId="62666DCB" w14:textId="77777777" w:rsidR="007E1211" w:rsidRDefault="007E1211" w:rsidP="007E1211">
      <w:pPr>
        <w:pStyle w:val="NormalWeb"/>
        <w:rPr>
          <w:b/>
          <w:bCs/>
          <w:color w:val="1F497D"/>
        </w:rPr>
      </w:pPr>
      <w:r>
        <w:rPr>
          <w:b/>
          <w:bCs/>
          <w:color w:val="1F497D"/>
        </w:rPr>
        <w:t xml:space="preserve">Paso 1: Acceso al Portal de </w:t>
      </w:r>
      <w:proofErr w:type="spellStart"/>
      <w:r>
        <w:rPr>
          <w:b/>
          <w:bCs/>
          <w:color w:val="1F497D"/>
        </w:rPr>
        <w:t>APIs</w:t>
      </w:r>
      <w:proofErr w:type="spellEnd"/>
    </w:p>
    <w:p w14:paraId="0E8EF24B" w14:textId="77777777" w:rsidR="007E1211" w:rsidRDefault="007E1211" w:rsidP="007E1211">
      <w:pPr>
        <w:pStyle w:val="NormalWeb"/>
        <w:numPr>
          <w:ilvl w:val="0"/>
          <w:numId w:val="20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 xml:space="preserve">Dirígete al siguiente enlace:  </w:t>
      </w:r>
      <w:hyperlink r:id="rId9" w:tgtFrame="_blank" w:history="1">
        <w:r>
          <w:rPr>
            <w:rStyle w:val="Hipervnculo"/>
            <w:color w:val="1F497D"/>
          </w:rPr>
          <w:t>https://apiportal.mercantilandina.com.ar/</w:t>
        </w:r>
      </w:hyperlink>
    </w:p>
    <w:p w14:paraId="1CF1F027" w14:textId="77777777" w:rsidR="007E1211" w:rsidRDefault="007E1211" w:rsidP="007E1211">
      <w:pPr>
        <w:pStyle w:val="NormalWeb"/>
        <w:rPr>
          <w:b/>
          <w:bCs/>
          <w:color w:val="1F497D"/>
        </w:rPr>
      </w:pPr>
      <w:r>
        <w:rPr>
          <w:color w:val="1F497D"/>
        </w:rPr>
        <w:t> </w:t>
      </w:r>
      <w:r>
        <w:rPr>
          <w:b/>
          <w:bCs/>
          <w:color w:val="1F497D"/>
        </w:rPr>
        <w:t>Paso 2: Registro en el Portal</w:t>
      </w:r>
    </w:p>
    <w:p w14:paraId="0896D7E5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>En el portal, podrás registrarte utilizando tus datos personales. Seguí las indicaciones para completar el proceso de registro.</w:t>
      </w:r>
    </w:p>
    <w:p w14:paraId="1DE529DC" w14:textId="77777777" w:rsidR="007E1211" w:rsidRDefault="007E1211" w:rsidP="007E1211">
      <w:pPr>
        <w:pStyle w:val="NormalWeb"/>
        <w:rPr>
          <w:b/>
          <w:bCs/>
        </w:rPr>
      </w:pPr>
      <w:r>
        <w:rPr>
          <w:b/>
          <w:bCs/>
          <w:color w:val="1F497D"/>
        </w:rPr>
        <w:t> Paso 3: Suscripción a los Productos API</w:t>
      </w:r>
    </w:p>
    <w:p w14:paraId="7B83A334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>Una vez registrado e iniciada la sesión, explora los "Productos" disponibles.</w:t>
      </w:r>
    </w:p>
    <w:p w14:paraId="0418EA45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rPr>
          <w:color w:val="1F497D"/>
        </w:rPr>
        <w:t xml:space="preserve">Selecciona y </w:t>
      </w:r>
      <w:proofErr w:type="spellStart"/>
      <w:r>
        <w:rPr>
          <w:color w:val="1F497D"/>
        </w:rPr>
        <w:t>suscríbite</w:t>
      </w:r>
      <w:proofErr w:type="spellEnd"/>
      <w:r>
        <w:rPr>
          <w:color w:val="1F497D"/>
        </w:rPr>
        <w:t xml:space="preserve"> a los Productos API que necesite para su integración.</w:t>
      </w:r>
    </w:p>
    <w:p w14:paraId="4AE00D97" w14:textId="77777777" w:rsidR="007E1211" w:rsidRDefault="007E1211" w:rsidP="007E1211">
      <w:pPr>
        <w:pStyle w:val="NormalWeb"/>
        <w:rPr>
          <w:b/>
          <w:bCs/>
          <w:color w:val="1F497D"/>
        </w:rPr>
      </w:pPr>
      <w:r>
        <w:rPr>
          <w:b/>
          <w:bCs/>
          <w:color w:val="1F497D"/>
        </w:rPr>
        <w:t> Paso 4: Obtención de la "</w:t>
      </w:r>
      <w:proofErr w:type="spellStart"/>
      <w:r>
        <w:rPr>
          <w:b/>
          <w:bCs/>
          <w:color w:val="1F497D"/>
        </w:rPr>
        <w:t>Subscription</w:t>
      </w:r>
      <w:proofErr w:type="spellEnd"/>
      <w:r>
        <w:rPr>
          <w:b/>
          <w:bCs/>
          <w:color w:val="1F497D"/>
        </w:rPr>
        <w:t xml:space="preserve"> Key"</w:t>
      </w:r>
    </w:p>
    <w:p w14:paraId="1076405C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lastRenderedPageBreak/>
        <w:t>Después de suscribirte a los Productos, dirígete a la sección "Perfil" dentro del portal.</w:t>
      </w:r>
    </w:p>
    <w:p w14:paraId="238FCF7B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>Allí, podrás visualizar los Productos a los que se te has suscripto y encontrarás sus correspondientes "</w:t>
      </w:r>
      <w:proofErr w:type="spellStart"/>
      <w:r>
        <w:rPr>
          <w:color w:val="1F497D"/>
        </w:rPr>
        <w:t>subscription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keys</w:t>
      </w:r>
      <w:proofErr w:type="spellEnd"/>
      <w:r>
        <w:rPr>
          <w:color w:val="1F497D"/>
        </w:rPr>
        <w:t>". Estas claves serán necesarias para la autenticación.</w:t>
      </w:r>
    </w:p>
    <w:p w14:paraId="5F177527" w14:textId="77777777" w:rsidR="007E1211" w:rsidRDefault="007E1211" w:rsidP="007E1211">
      <w:pPr>
        <w:pStyle w:val="NormalWeb"/>
        <w:rPr>
          <w:b/>
          <w:bCs/>
          <w:color w:val="1F497D"/>
        </w:rPr>
      </w:pPr>
      <w:r>
        <w:rPr>
          <w:b/>
          <w:bCs/>
          <w:color w:val="1F497D"/>
        </w:rPr>
        <w:t> Paso 5: Generación del Token de Acceso (Credenciales de MA)</w:t>
      </w:r>
    </w:p>
    <w:p w14:paraId="21F64059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>Para generar el token de acceso, se requerirá un usuario y una contraseña específicos.</w:t>
      </w:r>
    </w:p>
    <w:p w14:paraId="7F0F4E60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>Estas credenciales te serán proporcionadas directamente por Mercantil Andina (MA) una vez que hayas completado la suscripción a los Productos API deseados. Estate atento a la comunicación de MA con esta información.</w:t>
      </w:r>
    </w:p>
    <w:p w14:paraId="093EB3FC" w14:textId="77777777" w:rsidR="007E1211" w:rsidRDefault="007E1211" w:rsidP="007E1211">
      <w:pPr>
        <w:pStyle w:val="NormalWeb"/>
        <w:rPr>
          <w:b/>
          <w:bCs/>
          <w:color w:val="1F497D"/>
        </w:rPr>
      </w:pPr>
      <w:r>
        <w:rPr>
          <w:b/>
          <w:bCs/>
          <w:color w:val="1F497D"/>
        </w:rPr>
        <w:t>Paso 6: Creación del Usuario de Test (Vinculación de Cuentas)</w:t>
      </w:r>
    </w:p>
    <w:p w14:paraId="458B8ECE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>Para configurar tu entorno de pruebas, necesitaremos vincular tu usuario de test a cuentas específicas de Mercantil Andina.</w:t>
      </w:r>
    </w:p>
    <w:p w14:paraId="15F260E3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>Por favor, infórmanos qué cuenta o cuentas debemos asociar a su usuario de test. Específicamente, necesitamos los códigos de Mercantil Andina a los que requieren acceso para realizar cotizaciones y descargar información de cartera durante tus pruebas.</w:t>
      </w:r>
    </w:p>
    <w:p w14:paraId="0E7B9519" w14:textId="77777777" w:rsidR="007E1211" w:rsidRDefault="007E1211" w:rsidP="007E1211">
      <w:pPr>
        <w:spacing w:before="100" w:beforeAutospacing="1" w:after="100" w:afterAutospacing="1"/>
      </w:pPr>
      <w:r>
        <w:rPr>
          <w:color w:val="1F497D"/>
        </w:rPr>
        <w:t> Importante:</w:t>
      </w:r>
    </w:p>
    <w:p w14:paraId="36138F23" w14:textId="77777777" w:rsidR="007E1211" w:rsidRDefault="007E1211" w:rsidP="007E1211">
      <w:pPr>
        <w:pStyle w:val="NormalWeb"/>
        <w:numPr>
          <w:ilvl w:val="0"/>
          <w:numId w:val="21"/>
        </w:numPr>
        <w:spacing w:before="0" w:beforeAutospacing="0" w:after="0" w:afterAutospacing="0"/>
        <w:rPr>
          <w:color w:val="1F497D"/>
        </w:rPr>
      </w:pPr>
      <w:r>
        <w:rPr>
          <w:color w:val="1F497D"/>
        </w:rPr>
        <w:t>Te solicitamos incluir en copia de tus comunicaciones al ejecutivo comercial de Mercantil Andina que los asiste, para que esté al tanto del proceso.</w:t>
      </w:r>
    </w:p>
    <w:p w14:paraId="27670E41" w14:textId="77777777" w:rsidR="007E1211" w:rsidRDefault="007E1211" w:rsidP="007E1211">
      <w:pPr>
        <w:spacing w:before="100" w:beforeAutospacing="1" w:after="100" w:afterAutospacing="1"/>
      </w:pPr>
      <w:r>
        <w:rPr>
          <w:color w:val="1F497D"/>
        </w:rPr>
        <w:t xml:space="preserve">Con este instructivo, podrán comenzar a realizar la integración con nuestras </w:t>
      </w:r>
      <w:proofErr w:type="spellStart"/>
      <w:r>
        <w:rPr>
          <w:color w:val="1F497D"/>
        </w:rPr>
        <w:t>APIs</w:t>
      </w:r>
      <w:proofErr w:type="spellEnd"/>
      <w:r>
        <w:rPr>
          <w:color w:val="1F497D"/>
        </w:rPr>
        <w:t>. En el portal encontrará la documentación técnica solicitada. Cualquier duda, consulta o inconveniente que tenga durante el proceso de integración, contáctenos a través de nuestro canal de comunicación: </w:t>
      </w:r>
      <w:hyperlink r:id="rId10" w:tgtFrame="_blank" w:history="1">
        <w:r>
          <w:rPr>
            <w:rStyle w:val="Hipervnculo"/>
          </w:rPr>
          <w:t>des-api@lamercantil.com.ar</w:t>
        </w:r>
      </w:hyperlink>
      <w:r>
        <w:rPr>
          <w:color w:val="1F497D"/>
        </w:rPr>
        <w:t>.</w:t>
      </w:r>
    </w:p>
    <w:p w14:paraId="379A939A" w14:textId="77777777" w:rsidR="007E1211" w:rsidRDefault="007E1211" w:rsidP="007E1211">
      <w:pPr>
        <w:spacing w:before="100" w:beforeAutospacing="1" w:after="100" w:afterAutospacing="1"/>
        <w:rPr>
          <w:color w:val="1F497D"/>
        </w:rPr>
      </w:pPr>
      <w:r>
        <w:rPr>
          <w:color w:val="1F497D"/>
        </w:rPr>
        <w:t> Saludos,</w:t>
      </w:r>
    </w:p>
    <w:p w14:paraId="401D596E" w14:textId="77777777" w:rsidR="007E1211" w:rsidRDefault="007E1211" w:rsidP="007E1211">
      <w:pPr>
        <w:pBdr>
          <w:bottom w:val="single" w:sz="12" w:space="1" w:color="auto"/>
        </w:pBdr>
        <w:spacing w:before="100" w:beforeAutospacing="1" w:after="100" w:afterAutospacing="1"/>
      </w:pPr>
      <w:r>
        <w:rPr>
          <w:color w:val="1F497D"/>
        </w:rPr>
        <w:t>Equipo API.</w:t>
      </w:r>
    </w:p>
    <w:p w14:paraId="1FC19EFE" w14:textId="7882BB2D" w:rsidR="007E1211" w:rsidRDefault="007E1211" w:rsidP="007E1211">
      <w:pPr>
        <w:pStyle w:val="NormalWeb"/>
        <w:rPr>
          <w:rFonts w:ascii="Arial" w:hAnsi="Arial" w:cs="Arial"/>
          <w:b/>
          <w:bCs/>
          <w:color w:val="333333"/>
          <w:sz w:val="21"/>
          <w:szCs w:val="21"/>
          <w:u w:val="single"/>
        </w:rPr>
      </w:pPr>
      <w:r>
        <w:rPr>
          <w:rFonts w:ascii="Arial" w:hAnsi="Arial" w:cs="Arial"/>
          <w:b/>
          <w:bCs/>
          <w:color w:val="333333"/>
          <w:sz w:val="21"/>
          <w:szCs w:val="21"/>
          <w:u w:val="single"/>
        </w:rPr>
        <w:t>RUS (4)</w:t>
      </w:r>
    </w:p>
    <w:p w14:paraId="7CFDB177" w14:textId="77777777" w:rsidR="007C5C8D" w:rsidRDefault="007C5C8D" w:rsidP="007C5C8D">
      <w:pPr>
        <w:pStyle w:val="NormalWeb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Pablo Sebastian Colombo comentó:</w:t>
      </w:r>
    </w:p>
    <w:p w14:paraId="2B8E1B2B" w14:textId="77777777" w:rsidR="007C5C8D" w:rsidRDefault="007C5C8D" w:rsidP="007C5C8D">
      <w:pPr>
        <w:pStyle w:val="NormalWeb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Nicolas, buenos días.</w:t>
      </w:r>
      <w:r>
        <w:rPr>
          <w:rFonts w:ascii="Arial" w:hAnsi="Arial" w:cs="Arial"/>
          <w:color w:val="333333"/>
          <w:sz w:val="21"/>
          <w:szCs w:val="21"/>
        </w:rPr>
        <w:br/>
        <w:t xml:space="preserve">Te envío documentación de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APIs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y coméntame por donde se usaría la información de RUS;</w:t>
      </w:r>
    </w:p>
    <w:p w14:paraId="05B5119F" w14:textId="77777777" w:rsidR="007C5C8D" w:rsidRDefault="007C5C8D" w:rsidP="007C5C8D">
      <w:pPr>
        <w:pStyle w:val="NormalWeb"/>
        <w:rPr>
          <w:rFonts w:ascii="Arial" w:hAnsi="Arial" w:cs="Arial"/>
          <w:color w:val="333333"/>
          <w:sz w:val="21"/>
          <w:szCs w:val="21"/>
        </w:rPr>
      </w:pPr>
      <w:hyperlink r:id="rId11" w:tooltip="smart-link" w:history="1">
        <w:r>
          <w:rPr>
            <w:rStyle w:val="Hipervnculo"/>
            <w:rFonts w:ascii="Arial" w:hAnsi="Arial" w:cs="Arial"/>
            <w:sz w:val="21"/>
            <w:szCs w:val="21"/>
          </w:rPr>
          <w:t>https://docs.google.com/document/d/e/2PACX-1vStpeKR8MTR0lC2MS3ylBtS0INLMCP5kfU5znIfm13_Xw_b60Qw5WCEJI_I84FOIiyRi-opqWoJJOyP/pub?urp=gmail_link</w:t>
        </w:r>
      </w:hyperlink>
    </w:p>
    <w:p w14:paraId="0BCCDB13" w14:textId="77777777" w:rsidR="007C5C8D" w:rsidRDefault="007C5C8D" w:rsidP="007C5C8D">
      <w:pPr>
        <w:pStyle w:val="NormalWeb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Nicolas, te dejamos el usuario:</w:t>
      </w:r>
    </w:p>
    <w:p w14:paraId="4CFD2977" w14:textId="77777777" w:rsidR="007C5C8D" w:rsidRDefault="007C5C8D" w:rsidP="007C5C8D">
      <w:pPr>
        <w:pStyle w:val="NormalWeb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Usuario: 93258203ws</w:t>
      </w:r>
    </w:p>
    <w:p w14:paraId="272C9199" w14:textId="77777777" w:rsidR="007C5C8D" w:rsidRDefault="007C5C8D" w:rsidP="007C5C8D">
      <w:pPr>
        <w:pStyle w:val="NormalWeb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Contraseña: cambiar</w:t>
      </w:r>
    </w:p>
    <w:p w14:paraId="73DA6C7A" w14:textId="77777777" w:rsidR="007C5C8D" w:rsidRDefault="007C5C8D" w:rsidP="007C5C8D">
      <w:pPr>
        <w:pStyle w:val="NormalWeb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Cualquier cuestión estamos atentos; nos puedes escribir al equipo de integraciones en </w:t>
      </w:r>
      <w:hyperlink r:id="rId12" w:history="1">
        <w:r>
          <w:rPr>
            <w:rStyle w:val="Hipervnculo"/>
            <w:rFonts w:ascii="Arial" w:hAnsi="Arial" w:cs="Arial"/>
            <w:sz w:val="21"/>
            <w:szCs w:val="21"/>
          </w:rPr>
          <w:t>integraciones@riouruguay.com.ar</w:t>
        </w:r>
      </w:hyperlink>
    </w:p>
    <w:p w14:paraId="055B8163" w14:textId="77777777" w:rsidR="007E1211" w:rsidRPr="007E1211" w:rsidRDefault="007E1211" w:rsidP="007E1211">
      <w:pPr>
        <w:pStyle w:val="NormalWeb"/>
        <w:rPr>
          <w:rFonts w:ascii="Arial" w:hAnsi="Arial" w:cs="Arial"/>
          <w:color w:val="333333"/>
          <w:sz w:val="21"/>
          <w:szCs w:val="21"/>
        </w:rPr>
      </w:pPr>
    </w:p>
    <w:p w14:paraId="4C67AC2F" w14:textId="77777777" w:rsidR="007E1211" w:rsidRPr="007E1211" w:rsidRDefault="007E1211" w:rsidP="007E1211">
      <w:pPr>
        <w:pStyle w:val="NormalWeb"/>
        <w:rPr>
          <w:rFonts w:ascii="Arial" w:hAnsi="Arial" w:cs="Arial"/>
          <w:color w:val="333333"/>
          <w:sz w:val="21"/>
          <w:szCs w:val="21"/>
        </w:rPr>
      </w:pPr>
    </w:p>
    <w:p w14:paraId="4C3C94D2" w14:textId="77777777" w:rsidR="007E1211" w:rsidRDefault="007E1211" w:rsidP="007E1211">
      <w:pPr>
        <w:pStyle w:val="NormalWeb"/>
        <w:rPr>
          <w:rFonts w:ascii="Arial" w:hAnsi="Arial" w:cs="Arial"/>
          <w:b/>
          <w:bCs/>
          <w:color w:val="333333"/>
          <w:sz w:val="21"/>
          <w:szCs w:val="21"/>
          <w:u w:val="single"/>
        </w:rPr>
      </w:pPr>
    </w:p>
    <w:p w14:paraId="1214402B" w14:textId="77777777" w:rsidR="007E1211" w:rsidRPr="007E1211" w:rsidRDefault="007E1211" w:rsidP="007E1211">
      <w:pPr>
        <w:pStyle w:val="NormalWeb"/>
        <w:rPr>
          <w:rFonts w:ascii="Arial" w:hAnsi="Arial" w:cs="Arial"/>
          <w:b/>
          <w:bCs/>
          <w:color w:val="333333"/>
          <w:sz w:val="21"/>
          <w:szCs w:val="21"/>
          <w:u w:val="single"/>
        </w:rPr>
      </w:pPr>
    </w:p>
    <w:p w14:paraId="4E1B60E0" w14:textId="77777777" w:rsidR="007E1211" w:rsidRPr="007E1211" w:rsidRDefault="007E1211" w:rsidP="007E1211">
      <w:pPr>
        <w:pStyle w:val="NormalWeb"/>
        <w:rPr>
          <w:rFonts w:ascii="Arial" w:hAnsi="Arial" w:cs="Arial"/>
          <w:b/>
          <w:bCs/>
          <w:color w:val="333333"/>
          <w:sz w:val="21"/>
          <w:szCs w:val="21"/>
        </w:rPr>
      </w:pPr>
    </w:p>
    <w:p w14:paraId="176003F7" w14:textId="23070189" w:rsidR="00C56EE9" w:rsidRPr="00C56EE9" w:rsidRDefault="00C56EE9" w:rsidP="00C56EE9">
      <w:pPr>
        <w:pStyle w:val="Prrafodelista"/>
        <w:ind w:left="0"/>
        <w:rPr>
          <w:sz w:val="24"/>
          <w:szCs w:val="24"/>
          <w:u w:val="single"/>
          <w:lang w:val="es-MX"/>
        </w:rPr>
      </w:pPr>
    </w:p>
    <w:sectPr w:rsidR="00C56EE9" w:rsidRPr="00C56EE9" w:rsidSect="00C56EE9">
      <w:pgSz w:w="11906" w:h="16838"/>
      <w:pgMar w:top="426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37BFB"/>
    <w:multiLevelType w:val="hybridMultilevel"/>
    <w:tmpl w:val="42D0BB9E"/>
    <w:lvl w:ilvl="0" w:tplc="1038A718">
      <w:numFmt w:val="bullet"/>
      <w:lvlText w:val=""/>
      <w:lvlJc w:val="left"/>
      <w:pPr>
        <w:ind w:left="780" w:hanging="420"/>
      </w:pPr>
      <w:rPr>
        <w:rFonts w:ascii="Symbol" w:eastAsia="Calibri" w:hAnsi="Symbol" w:cs="Times New Roman" w:hint="default"/>
        <w:color w:val="1F497D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77641"/>
    <w:multiLevelType w:val="multilevel"/>
    <w:tmpl w:val="F54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F048E"/>
    <w:multiLevelType w:val="multilevel"/>
    <w:tmpl w:val="C30A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24F0"/>
    <w:multiLevelType w:val="multilevel"/>
    <w:tmpl w:val="A87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24202"/>
    <w:multiLevelType w:val="multilevel"/>
    <w:tmpl w:val="19B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634D5"/>
    <w:multiLevelType w:val="multilevel"/>
    <w:tmpl w:val="0B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3024B"/>
    <w:multiLevelType w:val="hybridMultilevel"/>
    <w:tmpl w:val="51104F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73369"/>
    <w:multiLevelType w:val="multilevel"/>
    <w:tmpl w:val="005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05603"/>
    <w:multiLevelType w:val="multilevel"/>
    <w:tmpl w:val="11C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728DB"/>
    <w:multiLevelType w:val="multilevel"/>
    <w:tmpl w:val="06C2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05966"/>
    <w:multiLevelType w:val="multilevel"/>
    <w:tmpl w:val="EE3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6030"/>
    <w:multiLevelType w:val="multilevel"/>
    <w:tmpl w:val="9E90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96629"/>
    <w:multiLevelType w:val="multilevel"/>
    <w:tmpl w:val="0CE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32EE5"/>
    <w:multiLevelType w:val="multilevel"/>
    <w:tmpl w:val="A61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E4E72"/>
    <w:multiLevelType w:val="multilevel"/>
    <w:tmpl w:val="640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D3749"/>
    <w:multiLevelType w:val="hybridMultilevel"/>
    <w:tmpl w:val="16204D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67785"/>
    <w:multiLevelType w:val="multilevel"/>
    <w:tmpl w:val="D65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93038"/>
    <w:multiLevelType w:val="hybridMultilevel"/>
    <w:tmpl w:val="550AF9AE"/>
    <w:lvl w:ilvl="0" w:tplc="1038A718">
      <w:numFmt w:val="bullet"/>
      <w:lvlText w:val=""/>
      <w:lvlJc w:val="left"/>
      <w:pPr>
        <w:ind w:left="780" w:hanging="420"/>
      </w:pPr>
      <w:rPr>
        <w:rFonts w:ascii="Symbol" w:eastAsia="Calibri" w:hAnsi="Symbol" w:cs="Times New Roman" w:hint="default"/>
        <w:color w:val="1F497D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12846"/>
    <w:multiLevelType w:val="hybridMultilevel"/>
    <w:tmpl w:val="9208EB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594178"/>
    <w:multiLevelType w:val="multilevel"/>
    <w:tmpl w:val="C6A4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27BEF"/>
    <w:multiLevelType w:val="multilevel"/>
    <w:tmpl w:val="CB3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83337">
    <w:abstractNumId w:val="18"/>
  </w:num>
  <w:num w:numId="2" w16cid:durableId="95251290">
    <w:abstractNumId w:val="6"/>
  </w:num>
  <w:num w:numId="3" w16cid:durableId="1204441809">
    <w:abstractNumId w:val="15"/>
  </w:num>
  <w:num w:numId="4" w16cid:durableId="162217869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955430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2952035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952184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8181584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246209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3182821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3960402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4299512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7680242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6047626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0025194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6026598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29899182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94465621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7357917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699688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51754731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E9"/>
    <w:rsid w:val="000367B5"/>
    <w:rsid w:val="000F1863"/>
    <w:rsid w:val="0044277D"/>
    <w:rsid w:val="006B3018"/>
    <w:rsid w:val="007C5C8D"/>
    <w:rsid w:val="007E1211"/>
    <w:rsid w:val="00C5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314A"/>
  <w15:chartTrackingRefBased/>
  <w15:docId w15:val="{36178BF9-BBB8-41FD-9397-AA963B87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6EE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56EE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6E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6EE9"/>
    <w:pPr>
      <w:spacing w:before="100" w:beforeAutospacing="1" w:after="100" w:afterAutospacing="1" w:line="240" w:lineRule="auto"/>
    </w:pPr>
    <w:rPr>
      <w:rFonts w:ascii="Calibri" w:hAnsi="Calibri" w:cs="Calibri"/>
      <w:kern w:val="0"/>
      <w:lang w:eastAsia="es-AR"/>
      <w14:ligatures w14:val="none"/>
    </w:rPr>
  </w:style>
  <w:style w:type="character" w:customStyle="1" w:styleId="error">
    <w:name w:val="error"/>
    <w:basedOn w:val="Fuentedeprrafopredeter"/>
    <w:rsid w:val="00C56EE9"/>
  </w:style>
  <w:style w:type="character" w:styleId="nfasis">
    <w:name w:val="Emphasis"/>
    <w:basedOn w:val="Fuentedeprrafopredeter"/>
    <w:uiPriority w:val="20"/>
    <w:qFormat/>
    <w:rsid w:val="00C56E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-uat.sancristobalonline.com.ar/b2b-gateway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sancristobal.com.ar/b2b-gateway/index.html" TargetMode="External"/><Relationship Id="rId12" Type="http://schemas.openxmlformats.org/officeDocument/2006/relationships/hyperlink" Target="mailto:integraciones@riouruguay.com.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-uat.sancristobalonline.com.ar/b2b-gateway/index.html" TargetMode="External"/><Relationship Id="rId11" Type="http://schemas.openxmlformats.org/officeDocument/2006/relationships/hyperlink" Target="https://docs.google.com/document/d/e/2PACX-1vStpeKR8MTR0lC2MS3ylBtS0INLMCP5kfU5znIfm13_Xw_b60Qw5WCEJI_I84FOIiyRi-opqWoJJOyP/pub?urp=gmail_link" TargetMode="External"/><Relationship Id="rId5" Type="http://schemas.openxmlformats.org/officeDocument/2006/relationships/hyperlink" Target="https://123seguro.com.ar/" TargetMode="External"/><Relationship Id="rId10" Type="http://schemas.openxmlformats.org/officeDocument/2006/relationships/hyperlink" Target="mailto:des-api@lamercantil.com.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portal.mercantilandina.com.a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5</Pages>
  <Words>1399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Yesica Romina STUDER</dc:creator>
  <cp:keywords/>
  <dc:description/>
  <cp:lastModifiedBy>Yesica Romina STUDER</cp:lastModifiedBy>
  <cp:revision>3</cp:revision>
  <dcterms:created xsi:type="dcterms:W3CDTF">2026-01-11T14:46:00Z</dcterms:created>
  <dcterms:modified xsi:type="dcterms:W3CDTF">2026-01-12T16:13:00Z</dcterms:modified>
</cp:coreProperties>
</file>